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comments.xml" ContentType="application/vnd.openxmlformats-officedocument.wordprocessingml.comment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257496d614c4121" /><Relationship Type="http://schemas.openxmlformats.org/package/2006/relationships/metadata/core-properties" Target="/package/services/metadata/core-properties/de8c309f8417478b91576015e0dd177c.psmdcp" Id="R1adad0ed0e0f4f61" /></Relationships>
</file>

<file path=word/document.xml><?xml version="1.0" encoding="utf-8"?>
<w:document xmlns:w="http://schemas.openxmlformats.org/wordprocessingml/2006/main">
  <w:body>
    <w:p w:rsidR="A1B20002">
      <w:pPr>
        <w:pStyle w:val="Normal"/>
      </w:pPr>
      <w:r>
        <w:t>Quarterly operating report. This stable context describes project scope, methods, risks, decisions, and delivery evidence. The report retains these paragraphs through the full version history. Version marker 2 changes one number while preserving the document lineage.</w:t>
      </w:r>
    </w:p>
    <w:p w:rsidR="A1B20001">
      <w:pPr>
        <w:pStyle w:val="Normal"/>
      </w:pPr>
      <w:r>
        <w:t/>
      </w:r>
    </w:p>
    <w:p w:rsidR="A1B20002">
      <w:pPr>
        <w:pStyle w:val="Normal"/>
      </w:pPr>
      <w:r>
        <w:t/>
      </w:r>
    </w:p>
    <w:tbl>
      <w:tr>
        <w:tc>
          <w:p>
            <w:r>
              <w:t>Metric 1</w:t>
            </w:r>
          </w:p>
        </w:tc>
        <w:tc>
          <w:p>
            <w:r>
              <w:t>Value 1</w:t>
            </w:r>
          </w:p>
        </w:tc>
      </w:tr>
    </w:tbl>
    <w:ins w:author="Alice" w:date="2025-01-01T10:00:00Z" w:id="2">
      <w:r>
        <w:t>Revision session 2.</w:t>
      </w:r>
    </w:ins>
    <w:sectPr/>
  </w:body>
</w:document>
</file>

<file path=word/comments.xml><?xml version="1.0" encoding="utf-8"?>
<w:comments xmlns:w="http://schemas.openxmlformats.org/wordprocessingml/2006/main">
  <w:comment w:initials="R" w:author="Reviewer" w:date="2025-01-01T10:00:00Z" w:id="0"/>
</w:comments>
</file>

<file path=word/_rels/document.xml.rels>&#65279;<?xml version="1.0" encoding="utf-8"?><Relationships xmlns="http://schemas.openxmlformats.org/package/2006/relationships"><Relationship Type="http://schemas.openxmlformats.org/officeDocument/2006/relationships/comments" Target="/word/comments.xml" Id="Rb467b0f3a6b74f8b" /></Relationships>
</file>