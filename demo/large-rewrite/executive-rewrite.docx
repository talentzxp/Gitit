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1fd2d3802c84185" /><Relationship Type="http://schemas.openxmlformats.org/package/2006/relationships/metadata/core-properties" Target="/package/services/metadata/core-properties/248bbc92fb1145839eea634bdc9e3263.psmdcp" Id="R6ab6fee988a14f55" /></Relationships>
</file>

<file path=word/document.xml><?xml version="1.0" encoding="utf-8"?>
<w:document xmlns:w="http://schemas.openxmlformats.org/wordprocessingml/2006/main">
  <w:body>
    <w:p w:rsidR="A1B20015">
      <w:pPr>
        <w:pStyle w:val="Normal"/>
      </w:pPr>
      <w:r>
        <w:t>Executive rewrite section 1. Prior chapters were removed and the content was reorganized around a new scenario, new table model, and revised operating assumptions.</w:t>
      </w:r>
    </w:p>
    <w:p w:rsidR="A1B20015">
      <w:pPr>
        <w:pStyle w:val="Normal"/>
      </w:pPr>
      <w:r>
        <w:t>Executive rewrite section 2. Prior chapters were removed and the content was reorganized around a new scenario, new table model, and revised operating assumptions.</w:t>
      </w:r>
    </w:p>
    <w:p w:rsidR="A1B20015">
      <w:pPr>
        <w:pStyle w:val="Normal"/>
      </w:pPr>
      <w:r>
        <w:t>Executive rewrite section 3. Prior chapters were removed and the content was reorganized around a new scenario, new table model, and revised operating assumptions.</w:t>
      </w:r>
    </w:p>
    <w:p w:rsidR="A1B20015">
      <w:pPr>
        <w:pStyle w:val="Normal"/>
      </w:pPr>
      <w:r>
        <w:t>Executive rewrite section 4. Prior chapters were removed and the content was reorganized around a new scenario, new table model, and revised operating assumptions.</w:t>
      </w:r>
    </w:p>
    <w:p w:rsidR="A1B20015">
      <w:pPr>
        <w:pStyle w:val="Normal"/>
      </w:pPr>
      <w:r>
        <w:t>Executive rewrite section 5. Prior chapters were removed and the content was reorganized around a new scenario, new table model, and revised operating assumptions.</w:t>
      </w:r>
    </w:p>
    <w:p w:rsidR="A1B20015">
      <w:pPr>
        <w:pStyle w:val="Normal"/>
      </w:pPr>
      <w:r>
        <w:t>Executive rewrite section 6. Prior chapters were removed and the content was reorganized around a new scenario, new table model, and revised operating assumptions.</w:t>
      </w:r>
    </w:p>
    <w:p w:rsidR="A1B20015">
      <w:pPr>
        <w:pStyle w:val="Normal"/>
      </w:pPr>
      <w:r>
        <w:t>Executive rewrite section 7. Prior chapters were removed and the content was reorganized around a new scenario, new table model, and revised operating assumptions.</w:t>
      </w:r>
    </w:p>
    <w:p w:rsidR="A1B20015">
      <w:pPr>
        <w:pStyle w:val="Normal"/>
      </w:pPr>
      <w:r>
        <w:t>Executive rewrite section 8. Prior chapters were removed and the content was reorganized around a new scenario, new table model, and revised operating assumptions.</w:t>
      </w:r>
    </w:p>
    <w:p w:rsidR="A1B20015">
      <w:pPr>
        <w:pStyle w:val="Normal"/>
      </w:pPr>
      <w:r>
        <w:t>Executive rewrite section 9. Prior chapters were removed and the content was reorganized around a new scenario, new table model, and revised operating assumptions.</w:t>
      </w:r>
    </w:p>
    <w:p w:rsidR="A1B20015">
      <w:pPr>
        <w:pStyle w:val="Normal"/>
      </w:pPr>
      <w:r>
        <w:t>Executive rewrite section 10. Prior chapters were removed and the content was reorganized around a new scenario, new table model, and revised operating assumptions.</w:t>
      </w:r>
    </w:p>
    <w:p w:rsidR="A1B20015">
      <w:pPr>
        <w:pStyle w:val="Normal"/>
      </w:pPr>
      <w:r>
        <w:t>Executive rewrite section 11. Prior chapters were removed and the content was reorganized around a new scenario, new table model, and revised operating assumptions.</w:t>
      </w:r>
    </w:p>
    <w:p w:rsidR="A1B20015">
      <w:pPr>
        <w:pStyle w:val="Normal"/>
      </w:pPr>
      <w:r>
        <w:t>Executive rewrite section 12. Prior chapters were removed and the content was reorganized around a new scenario, new table model, and revised operating assumptions.</w:t>
      </w:r>
    </w:p>
    <w:p w:rsidR="A1B20015">
      <w:pPr>
        <w:pStyle w:val="Normal"/>
      </w:pPr>
      <w:r>
        <w:t>Executive rewrite section 13. Prior chapters were removed and the content was reorganized around a new scenario, new table model, and revised operating assumptions.</w:t>
      </w:r>
    </w:p>
    <w:p w:rsidR="A1B20015">
      <w:pPr>
        <w:pStyle w:val="Normal"/>
      </w:pPr>
      <w:r>
        <w:t>Executive rewrite section 14. Prior chapters were removed and the content was reorganized around a new scenario, new table model, and revised operating assumptions.</w:t>
      </w:r>
    </w:p>
    <w:p w:rsidR="A1B20015">
      <w:pPr>
        <w:pStyle w:val="Normal"/>
      </w:pPr>
      <w:r>
        <w:t>Executive rewrite section 15. Prior chapters were removed and the content was reorganized around a new scenario, new table model, and revised operating assumptions.</w:t>
      </w:r>
    </w:p>
    <w:p w:rsidR="A1B20015">
      <w:pPr>
        <w:pStyle w:val="Normal"/>
      </w:pPr>
      <w:r>
        <w:t>Executive rewrite section 16. Prior chapters were removed and the content was reorganized around a new scenario, new table model, and revised operating assumptions.</w:t>
      </w:r>
    </w:p>
    <w:p w:rsidR="A1B20015">
      <w:pPr>
        <w:pStyle w:val="Normal"/>
      </w:pPr>
      <w:r>
        <w:t>Executive rewrite section 17. Prior chapters were removed and the content was reorganized around a new scenario, new table model, and revised operating assumptions.</w:t>
      </w:r>
    </w:p>
    <w:p w:rsidR="A1B20015">
      <w:pPr>
        <w:pStyle w:val="Normal"/>
      </w:pPr>
      <w:r>
        <w:t>Executive rewrite section 18. Prior chapters were removed and the content was reorganized around a new scenario, new table model, and revised operating assumptions.</w:t>
      </w:r>
    </w:p>
    <w:p w:rsidR="A1B20001">
      <w:pPr>
        <w:pStyle w:val="Normal"/>
      </w:pPr>
      <w:r>
        <w:t/>
      </w:r>
    </w:p>
    <w:p w:rsidR="A1B20002">
      <w:pPr>
        <w:pStyle w:val="Normal"/>
      </w:pPr>
      <w:r>
        <w:t/>
      </w:r>
    </w:p>
    <w:p w:rsidR="A1B20003">
      <w:pPr>
        <w:pStyle w:val="Normal"/>
      </w:pPr>
      <w:r>
        <w:t/>
      </w:r>
    </w:p>
    <w:p w:rsidR="A1B20004">
      <w:pPr>
        <w:pStyle w:val="Normal"/>
      </w:pPr>
      <w:r>
        <w:t/>
      </w:r>
    </w:p>
    <w:p w:rsidR="A1B20005">
      <w:pPr>
        <w:pStyle w:val="Normal"/>
      </w:pPr>
      <w:r>
        <w:t/>
      </w:r>
    </w:p>
    <w:p w:rsidR="A1B20006">
      <w:pPr>
        <w:pStyle w:val="Normal"/>
      </w:pPr>
      <w:r>
        <w:t/>
      </w:r>
    </w:p>
    <w:p w:rsidR="A1B20007">
      <w:pPr>
        <w:pStyle w:val="Normal"/>
      </w:pPr>
      <w:r>
        <w:t/>
      </w:r>
    </w:p>
    <w:p w:rsidR="A1B20008">
      <w:pPr>
        <w:pStyle w:val="Normal"/>
      </w:pPr>
      <w:r>
        <w:t/>
      </w:r>
    </w:p>
    <w:p w:rsidR="A1B20009">
      <w:pPr>
        <w:pStyle w:val="Normal"/>
      </w:pPr>
      <w:r>
        <w:t/>
      </w:r>
    </w:p>
    <w:p w:rsidR="A1B2000A">
      <w:pPr>
        <w:pStyle w:val="Normal"/>
      </w:pPr>
      <w:r>
        <w:t/>
      </w:r>
    </w:p>
    <w:p w:rsidR="A1B2000B">
      <w:pPr>
        <w:pStyle w:val="Normal"/>
      </w:pPr>
      <w:r>
        <w:t/>
      </w:r>
    </w:p>
    <w:p w:rsidR="A1B2000C">
      <w:pPr>
        <w:pStyle w:val="Normal"/>
      </w:pPr>
      <w:r>
        <w:t/>
      </w:r>
    </w:p>
    <w:p w:rsidR="A1B2000D">
      <w:pPr>
        <w:pStyle w:val="Normal"/>
      </w:pPr>
      <w:r>
        <w:t/>
      </w:r>
    </w:p>
    <w:p w:rsidR="A1B2000E">
      <w:pPr>
        <w:pStyle w:val="Normal"/>
      </w:pPr>
      <w:r>
        <w:t/>
      </w:r>
    </w:p>
    <w:p w:rsidR="A1B2000F">
      <w:pPr>
        <w:pStyle w:val="Normal"/>
      </w:pPr>
      <w:r>
        <w:t/>
      </w:r>
    </w:p>
    <w:p w:rsidR="A1B20010">
      <w:pPr>
        <w:pStyle w:val="Normal"/>
      </w:pPr>
      <w:r>
        <w:t/>
      </w:r>
    </w:p>
    <w:p w:rsidR="A1B20011">
      <w:pPr>
        <w:pStyle w:val="Normal"/>
      </w:pPr>
      <w:r>
        <w:t/>
      </w:r>
    </w:p>
    <w:p w:rsidR="A1B20012">
      <w:pPr>
        <w:pStyle w:val="Normal"/>
      </w:pPr>
      <w:r>
        <w:t/>
      </w:r>
    </w:p>
    <w:p w:rsidR="A1B20013">
      <w:pPr>
        <w:pStyle w:val="Normal"/>
      </w:pPr>
      <w:r>
        <w:t/>
      </w:r>
    </w:p>
    <w:p w:rsidR="A1B20014">
      <w:pPr>
        <w:pStyle w:val="Normal"/>
      </w:pPr>
      <w:r>
        <w:t/>
      </w:r>
    </w:p>
    <w:p w:rsidR="A1B20015">
      <w:pPr>
        <w:pStyle w:val="Normal"/>
      </w:pPr>
      <w:r>
        <w:t/>
      </w:r>
    </w:p>
    <w:tbl>
      <w:tr>
        <w:tc>
          <w:p>
            <w:r>
              <w:t>Metric 1</w:t>
            </w:r>
          </w:p>
        </w:tc>
        <w:tc>
          <w:p>
            <w:r>
              <w:t>Value 1</w:t>
            </w:r>
          </w:p>
        </w:tc>
      </w:tr>
      <w:tr>
        <w:tc>
          <w:p>
            <w:r>
              <w:t>Metric 2</w:t>
            </w:r>
          </w:p>
        </w:tc>
        <w:tc>
          <w:p>
            <w:r>
              <w:t>Value 2</w:t>
            </w:r>
          </w:p>
        </w:tc>
      </w:tr>
      <w:tr>
        <w:tc>
          <w:p>
            <w:r>
              <w:t>Metric 3</w:t>
            </w:r>
          </w:p>
        </w:tc>
        <w:tc>
          <w:p>
            <w:r>
              <w:t>Value 3</w:t>
            </w:r>
          </w:p>
        </w:tc>
      </w:tr>
      <w:tr>
        <w:tc>
          <w:p>
            <w:r>
              <w:t>Metric 4</w:t>
            </w:r>
          </w:p>
        </w:tc>
        <w:tc>
          <w:p>
            <w:r>
              <w:t>Value 4</w:t>
            </w:r>
          </w:p>
        </w:tc>
      </w:tr>
      <w:tr>
        <w:tc>
          <w:p>
            <w:r>
              <w:t>Metric 5</w:t>
            </w:r>
          </w:p>
        </w:tc>
        <w:tc>
          <w:p>
            <w:r>
              <w:t>Value 5</w:t>
            </w:r>
          </w:p>
        </w:tc>
      </w:tr>
      <w:tr>
        <w:tc>
          <w:p>
            <w:r>
              <w:t>Metric 6</w:t>
            </w:r>
          </w:p>
        </w:tc>
        <w:tc>
          <w:p>
            <w:r>
              <w:t>Value 6</w:t>
            </w:r>
          </w:p>
        </w:tc>
      </w:tr>
      <w:tr>
        <w:tc>
          <w:p>
            <w:r>
              <w:t>Metric 7</w:t>
            </w:r>
          </w:p>
        </w:tc>
        <w:tc>
          <w:p>
            <w:r>
              <w:t>Value 7</w:t>
            </w:r>
          </w:p>
        </w:tc>
      </w:tr>
      <w:tr>
        <w:tc>
          <w:p>
            <w:r>
              <w:t>Metric 8</w:t>
            </w:r>
          </w:p>
        </w:tc>
        <w:tc>
          <w:p>
            <w:r>
              <w:t>Value 8</w:t>
            </w:r>
          </w:p>
        </w:tc>
      </w:tr>
      <w:tr>
        <w:tc>
          <w:p>
            <w:r>
              <w:t>Metric 9</w:t>
            </w:r>
          </w:p>
        </w:tc>
        <w:tc>
          <w:p>
            <w:r>
              <w:t>Value 9</w:t>
            </w:r>
          </w:p>
        </w:tc>
      </w:tr>
      <w:tr>
        <w:tc>
          <w:p>
            <w:r>
              <w:t>Metric 10</w:t>
            </w:r>
          </w:p>
        </w:tc>
        <w:tc>
          <w:p>
            <w:r>
              <w:t>Value 10</w:t>
            </w:r>
          </w:p>
        </w:tc>
      </w:tr>
      <w:tr>
        <w:tc>
          <w:p>
            <w:r>
              <w:t>Metric 11</w:t>
            </w:r>
          </w:p>
        </w:tc>
        <w:tc>
          <w:p>
            <w:r>
              <w:t>Value 11</w:t>
            </w:r>
          </w:p>
        </w:tc>
      </w:tr>
      <w:tr>
        <w:tc>
          <w:p>
            <w:r>
              <w:t>Metric 12</w:t>
            </w:r>
          </w:p>
        </w:tc>
        <w:tc>
          <w:p>
            <w:r>
              <w:t>Value 12</w:t>
            </w:r>
          </w:p>
        </w:tc>
      </w:tr>
    </w:tbl>
    <w:ins w:author="Alice" w:date="2025-01-04T08:00:00Z" w:id="21">
      <w:r>
        <w:t>Revision session 21.</w:t>
      </w:r>
    </w:ins>
    <w:sectPr/>
  </w:body>
</w:document>
</file>

<file path=word/comments.xml><?xml version="1.0" encoding="utf-8"?>
<w:comments xmlns:w="http://schemas.openxmlformats.org/wordprocessingml/2006/main">
  <w:comment w:initials="R" w:author="Reviewer" w:date="2025-01-04T08:00:00Z" w:id="0"/>
</w:comments>
</file>

<file path=word/_rels/document.xml.rels>&#65279;<?xml version="1.0" encoding="utf-8"?><Relationships xmlns="http://schemas.openxmlformats.org/package/2006/relationships"><Relationship Type="http://schemas.openxmlformats.org/officeDocument/2006/relationships/comments" Target="/word/comments.xml" Id="Ra78ebc6f453b4a48" /></Relationships>
</file>